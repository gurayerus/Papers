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28278" w14:textId="77777777" w:rsidR="00437B10" w:rsidRDefault="004A6586">
      <w:pPr>
        <w:jc w:val="center"/>
        <w:rPr>
          <w:b/>
          <w:bCs/>
        </w:rPr>
      </w:pPr>
      <w:proofErr w:type="spellStart"/>
      <w:r>
        <w:rPr>
          <w:rFonts w:ascii="Arial" w:hAnsi="Arial" w:cs="Arial"/>
          <w:b/>
          <w:bCs/>
        </w:rPr>
        <w:t>niCHART</w:t>
      </w:r>
      <w:proofErr w:type="spellEnd"/>
      <w:r>
        <w:rPr>
          <w:rFonts w:ascii="Arial" w:hAnsi="Arial" w:cs="Arial"/>
          <w:b/>
          <w:bCs/>
        </w:rPr>
        <w:t>: From Neuroimaging Big Data to Individualized Imaging Signatures of Disease</w:t>
      </w:r>
    </w:p>
    <w:p w14:paraId="13F40CD0" w14:textId="77777777" w:rsidR="00437B10" w:rsidRDefault="00437B10">
      <w:pPr>
        <w:jc w:val="center"/>
        <w:rPr>
          <w:rFonts w:ascii="Arial" w:hAnsi="Arial" w:cs="Arial"/>
        </w:rPr>
      </w:pPr>
    </w:p>
    <w:p w14:paraId="149C4B87" w14:textId="77777777" w:rsidR="00437B10" w:rsidRDefault="004A6586">
      <w:pPr>
        <w:jc w:val="center"/>
        <w:rPr>
          <w:i/>
          <w:iCs/>
        </w:rPr>
      </w:pPr>
      <w:r>
        <w:rPr>
          <w:rFonts w:ascii="Arial" w:hAnsi="Arial" w:cs="Arial"/>
          <w:i/>
          <w:iCs/>
        </w:rPr>
        <w:t>Guray Erus</w:t>
      </w:r>
      <w:r>
        <w:rPr>
          <w:rFonts w:ascii="Arial" w:hAnsi="Arial" w:cs="Arial"/>
          <w:i/>
          <w:iCs/>
          <w:vertAlign w:val="superscript"/>
        </w:rPr>
        <w:t>1</w:t>
      </w:r>
      <w:r>
        <w:rPr>
          <w:rFonts w:ascii="Arial" w:hAnsi="Arial" w:cs="Arial"/>
          <w:i/>
          <w:iCs/>
        </w:rPr>
        <w:t xml:space="preserve">, Ahmed Abdulkadir, Gyujoon Hwang, Zhijian Yang, Mathilde Antoniades, Junhao Wen, Ioanna </w:t>
      </w:r>
      <w:proofErr w:type="spellStart"/>
      <w:r>
        <w:rPr>
          <w:rFonts w:ascii="Arial" w:hAnsi="Arial" w:cs="Arial"/>
          <w:i/>
          <w:iCs/>
        </w:rPr>
        <w:t>Skampardani</w:t>
      </w:r>
      <w:proofErr w:type="spellEnd"/>
      <w:r>
        <w:rPr>
          <w:rFonts w:ascii="Arial" w:hAnsi="Arial" w:cs="Arial"/>
          <w:i/>
          <w:iCs/>
        </w:rPr>
        <w:t xml:space="preserve">, Daniel Wolf, Fan Yong, Haochang Shou, Theodore Satterthwaite, Ilya </w:t>
      </w:r>
      <w:proofErr w:type="gramStart"/>
      <w:r>
        <w:rPr>
          <w:rFonts w:ascii="Arial" w:hAnsi="Arial" w:cs="Arial"/>
          <w:i/>
          <w:iCs/>
        </w:rPr>
        <w:t>Nasrallah ,</w:t>
      </w:r>
      <w:proofErr w:type="gramEnd"/>
      <w:r>
        <w:rPr>
          <w:rFonts w:ascii="Arial" w:hAnsi="Arial" w:cs="Arial"/>
          <w:i/>
          <w:iCs/>
        </w:rPr>
        <w:t xml:space="preserve"> Russell Shinohara, Christos Davatzikos</w:t>
      </w:r>
      <w:r>
        <w:rPr>
          <w:rFonts w:ascii="Arial" w:hAnsi="Arial" w:cs="Arial"/>
          <w:i/>
          <w:iCs/>
          <w:vertAlign w:val="superscript"/>
        </w:rPr>
        <w:t>1</w:t>
      </w:r>
    </w:p>
    <w:p w14:paraId="4B0A23DA" w14:textId="77777777" w:rsidR="00437B10" w:rsidRDefault="00437B10">
      <w:pPr>
        <w:jc w:val="center"/>
        <w:rPr>
          <w:rFonts w:ascii="Arial" w:hAnsi="Arial" w:cs="Arial"/>
        </w:rPr>
      </w:pPr>
    </w:p>
    <w:p w14:paraId="5F0E49AB" w14:textId="77777777" w:rsidR="00437B10" w:rsidRDefault="004A6586">
      <w:pPr>
        <w:jc w:val="center"/>
        <w:rPr>
          <w:i/>
          <w:iCs/>
        </w:rPr>
      </w:pPr>
      <w:r>
        <w:rPr>
          <w:rFonts w:ascii="Arial" w:hAnsi="Arial" w:cs="Arial"/>
          <w:i/>
          <w:iCs/>
          <w:vertAlign w:val="superscript"/>
        </w:rPr>
        <w:t>1</w:t>
      </w:r>
      <w:r>
        <w:rPr>
          <w:rFonts w:ascii="Arial" w:hAnsi="Arial" w:cs="Arial"/>
          <w:i/>
          <w:iCs/>
        </w:rPr>
        <w:t xml:space="preserve">Artificial Intelligence in Biomedical Imaging Laboratory (AIBIL), Center for Biomedical Image Computing and Analytics, Perelman School of Medicine, University of Pennsylvania, Philadelphia, USA </w:t>
      </w:r>
    </w:p>
    <w:p w14:paraId="422D1F67" w14:textId="77777777" w:rsidR="00437B10" w:rsidRDefault="004A6586">
      <w:r>
        <w:rPr>
          <w:rFonts w:ascii="Arial" w:hAnsi="Arial" w:cs="Arial"/>
        </w:rPr>
        <w:t>[</w:t>
      </w:r>
      <w:r>
        <w:rPr>
          <w:rFonts w:ascii="Arial" w:hAnsi="Arial" w:cs="Arial"/>
          <w:highlight w:val="red"/>
        </w:rPr>
        <w:t>FIXME</w:t>
      </w:r>
      <w:r>
        <w:rPr>
          <w:rFonts w:ascii="Arial" w:hAnsi="Arial" w:cs="Arial"/>
        </w:rPr>
        <w:t xml:space="preserve">: Please add if you suggest additional co-authors]   </w:t>
      </w:r>
    </w:p>
    <w:p w14:paraId="581A9D0A" w14:textId="77777777" w:rsidR="00437B10" w:rsidRDefault="004A6586">
      <w:r>
        <w:rPr>
          <w:rFonts w:ascii="Arial" w:hAnsi="Arial" w:cs="Arial"/>
        </w:rPr>
        <w:t>[</w:t>
      </w:r>
      <w:r>
        <w:rPr>
          <w:rFonts w:ascii="Arial" w:hAnsi="Arial" w:cs="Arial"/>
          <w:color w:val="000000"/>
          <w:highlight w:val="red"/>
        </w:rPr>
        <w:t>FIXME:</w:t>
      </w:r>
      <w:r>
        <w:rPr>
          <w:rFonts w:ascii="Arial" w:hAnsi="Arial" w:cs="Arial"/>
        </w:rPr>
        <w:t xml:space="preserve"> Please add affiliations]</w:t>
      </w:r>
    </w:p>
    <w:p w14:paraId="100774AF" w14:textId="77777777" w:rsidR="00437B10" w:rsidRDefault="004A6586">
      <w:pPr>
        <w:rPr>
          <w:b/>
          <w:bCs/>
        </w:rPr>
      </w:pPr>
      <w:r>
        <w:rPr>
          <w:rFonts w:ascii="Arial" w:hAnsi="Arial" w:cs="Arial"/>
          <w:b/>
          <w:bCs/>
        </w:rPr>
        <w:t>Introduction</w:t>
      </w:r>
    </w:p>
    <w:p w14:paraId="09140E35" w14:textId="77777777" w:rsidR="00437B10" w:rsidRDefault="004A6586">
      <w:r>
        <w:rPr>
          <w:rFonts w:ascii="Arial" w:hAnsi="Arial" w:cs="Arial"/>
        </w:rPr>
        <w:t xml:space="preserve">Neuroimaging has been widely adopted by studies of brain development and aging, as well as of neurologic, neuropsychiatric, and neurodegenerative diseases. This rapidly growing web of data that was acquired over decades in multiple studies, in conjunction with the advent of advanced machine learning methods, has created tremendous potential for knowledge discovery at a large scale. Machine learning (ML), in particular, has offered great promise for precision diagnostics as well as derivation of imaging signatures of diseases, disease subtypes, </w:t>
      </w:r>
      <w:proofErr w:type="spellStart"/>
      <w:r>
        <w:rPr>
          <w:rFonts w:ascii="Arial" w:hAnsi="Arial" w:cs="Arial"/>
        </w:rPr>
        <w:t>endophenotypes</w:t>
      </w:r>
      <w:proofErr w:type="spellEnd"/>
      <w:r>
        <w:rPr>
          <w:rFonts w:ascii="Arial" w:hAnsi="Arial" w:cs="Arial"/>
        </w:rPr>
        <w:t xml:space="preserve">, and predictive models. We describe </w:t>
      </w:r>
      <w:del w:id="0" w:author="Antoniades, Mathilde" w:date="2023-01-12T15:00:00Z">
        <w:r w:rsidDel="004C414F">
          <w:rPr>
            <w:rFonts w:ascii="Arial" w:hAnsi="Arial" w:cs="Arial"/>
          </w:rPr>
          <w:delText xml:space="preserve">the </w:delText>
        </w:r>
      </w:del>
      <w:proofErr w:type="spellStart"/>
      <w:r>
        <w:rPr>
          <w:rFonts w:ascii="Arial" w:hAnsi="Arial" w:cs="Arial"/>
        </w:rPr>
        <w:t>niCHART</w:t>
      </w:r>
      <w:proofErr w:type="spellEnd"/>
      <w:r>
        <w:rPr>
          <w:rFonts w:ascii="Arial" w:hAnsi="Arial" w:cs="Arial"/>
        </w:rPr>
        <w:t xml:space="preserve"> (</w:t>
      </w:r>
      <w:proofErr w:type="spellStart"/>
      <w:r>
        <w:rPr>
          <w:rFonts w:ascii="Arial" w:hAnsi="Arial" w:cs="Arial"/>
        </w:rPr>
        <w:t>NeuroImaging</w:t>
      </w:r>
      <w:proofErr w:type="spellEnd"/>
      <w:r>
        <w:rPr>
          <w:rFonts w:ascii="Arial" w:hAnsi="Arial" w:cs="Arial"/>
        </w:rPr>
        <w:t xml:space="preserve"> Computational Harmonization and </w:t>
      </w:r>
      <w:proofErr w:type="spellStart"/>
      <w:r>
        <w:rPr>
          <w:rFonts w:ascii="Arial" w:hAnsi="Arial" w:cs="Arial"/>
        </w:rPr>
        <w:t>ARtificial</w:t>
      </w:r>
      <w:proofErr w:type="spellEnd"/>
      <w:r>
        <w:rPr>
          <w:rFonts w:ascii="Arial" w:hAnsi="Arial" w:cs="Arial"/>
        </w:rPr>
        <w:t xml:space="preserve"> intelligence Toolbox), an ecosystem of algorithms and software implementations for data pooling, statistical harmonization, and ML-based analyses across studies. After integration of distinct existing components, </w:t>
      </w:r>
      <w:proofErr w:type="spellStart"/>
      <w:r>
        <w:rPr>
          <w:rFonts w:ascii="Arial" w:hAnsi="Arial" w:cs="Arial"/>
        </w:rPr>
        <w:t>niCHART</w:t>
      </w:r>
      <w:proofErr w:type="spellEnd"/>
      <w:r>
        <w:rPr>
          <w:rFonts w:ascii="Arial" w:hAnsi="Arial" w:cs="Arial"/>
        </w:rPr>
        <w:t xml:space="preserve"> will enable large-scale analyses of multi-modal brain MRI data, and mapping of such data into a dimensional system of neuroimaging signatures implemented by our ML models.</w:t>
      </w:r>
    </w:p>
    <w:p w14:paraId="6171B64F" w14:textId="77777777" w:rsidR="00437B10" w:rsidRDefault="004A6586">
      <w:pPr>
        <w:rPr>
          <w:b/>
          <w:bCs/>
        </w:rPr>
      </w:pPr>
      <w:r>
        <w:rPr>
          <w:rFonts w:ascii="Arial" w:hAnsi="Arial" w:cs="Arial"/>
          <w:b/>
          <w:bCs/>
        </w:rPr>
        <w:t>Methods</w:t>
      </w:r>
    </w:p>
    <w:p w14:paraId="626BD13C" w14:textId="77777777" w:rsidR="00437B10" w:rsidRPr="00630E68" w:rsidRDefault="004A6586">
      <w:r>
        <w:rPr>
          <w:rFonts w:ascii="Arial" w:hAnsi="Arial" w:cs="Arial"/>
        </w:rPr>
        <w:t xml:space="preserve">The axes of </w:t>
      </w:r>
      <w:ins w:id="1" w:author="Antoniades, Mathilde" w:date="2023-01-12T15:01:00Z">
        <w:r w:rsidR="004C414F">
          <w:rPr>
            <w:rFonts w:ascii="Arial" w:hAnsi="Arial" w:cs="Arial"/>
          </w:rPr>
          <w:t xml:space="preserve">the </w:t>
        </w:r>
      </w:ins>
      <w:proofErr w:type="spellStart"/>
      <w:r>
        <w:rPr>
          <w:rFonts w:ascii="Arial" w:hAnsi="Arial" w:cs="Arial"/>
        </w:rPr>
        <w:t>niCHART</w:t>
      </w:r>
      <w:proofErr w:type="spellEnd"/>
      <w:r>
        <w:rPr>
          <w:rFonts w:ascii="Arial" w:hAnsi="Arial" w:cs="Arial"/>
        </w:rPr>
        <w:t xml:space="preserve"> dimensional system represent two types of information: 1) a panel of structural (</w:t>
      </w:r>
      <w:proofErr w:type="spellStart"/>
      <w:r>
        <w:rPr>
          <w:rFonts w:ascii="Arial" w:hAnsi="Arial" w:cs="Arial"/>
        </w:rPr>
        <w:t>sMRI</w:t>
      </w:r>
      <w:proofErr w:type="spellEnd"/>
      <w:r>
        <w:rPr>
          <w:rFonts w:ascii="Arial" w:hAnsi="Arial" w:cs="Arial"/>
        </w:rPr>
        <w:t>), diffusion (</w:t>
      </w:r>
      <w:proofErr w:type="spellStart"/>
      <w:r>
        <w:rPr>
          <w:rFonts w:ascii="Arial" w:hAnsi="Arial" w:cs="Arial"/>
        </w:rPr>
        <w:t>dMRI</w:t>
      </w:r>
      <w:proofErr w:type="spellEnd"/>
      <w:r>
        <w:rPr>
          <w:rFonts w:ascii="Arial" w:hAnsi="Arial" w:cs="Arial"/>
        </w:rPr>
        <w:t>) and functional (fMRI) imaging derived phenotypes (IDPs), and 2) complex ML-based imaging signatures (ML-</w:t>
      </w:r>
      <w:commentRangeStart w:id="2"/>
      <w:r>
        <w:rPr>
          <w:rFonts w:ascii="Arial" w:hAnsi="Arial" w:cs="Arial"/>
        </w:rPr>
        <w:t>IDPs</w:t>
      </w:r>
      <w:commentRangeEnd w:id="2"/>
      <w:r w:rsidR="00630E68">
        <w:rPr>
          <w:rStyle w:val="CommentReference"/>
        </w:rPr>
        <w:commentReference w:id="2"/>
      </w:r>
      <w:r>
        <w:rPr>
          <w:rFonts w:ascii="Arial" w:hAnsi="Arial" w:cs="Arial"/>
        </w:rPr>
        <w:t xml:space="preserve">) derived from </w:t>
      </w:r>
      <w:ins w:id="3" w:author="Antoniades, Mathilde" w:date="2023-01-12T15:03:00Z">
        <w:r w:rsidR="004C414F">
          <w:rPr>
            <w:rFonts w:ascii="Arial" w:hAnsi="Arial" w:cs="Arial"/>
          </w:rPr>
          <w:t xml:space="preserve">large, </w:t>
        </w:r>
      </w:ins>
      <w:r>
        <w:rPr>
          <w:rFonts w:ascii="Arial" w:hAnsi="Arial" w:cs="Arial"/>
        </w:rPr>
        <w:t xml:space="preserve">carefully processed </w:t>
      </w:r>
      <w:del w:id="4" w:author="Antoniades, Mathilde" w:date="2023-01-12T15:02:00Z">
        <w:r w:rsidDel="004C414F">
          <w:rPr>
            <w:rFonts w:ascii="Arial" w:hAnsi="Arial" w:cs="Arial"/>
          </w:rPr>
          <w:delText xml:space="preserve">and curated </w:delText>
        </w:r>
      </w:del>
      <w:r>
        <w:rPr>
          <w:rFonts w:ascii="Arial" w:hAnsi="Arial" w:cs="Arial"/>
        </w:rPr>
        <w:t>data</w:t>
      </w:r>
      <w:ins w:id="5" w:author="Antoniades, Mathilde" w:date="2023-01-12T15:03:00Z">
        <w:r w:rsidR="004C414F">
          <w:rPr>
            <w:rFonts w:ascii="Arial" w:hAnsi="Arial" w:cs="Arial"/>
          </w:rPr>
          <w:t>sets</w:t>
        </w:r>
      </w:ins>
      <w:r>
        <w:rPr>
          <w:rFonts w:ascii="Arial" w:hAnsi="Arial" w:cs="Arial"/>
        </w:rPr>
        <w:t xml:space="preserve"> (fig. 1). </w:t>
      </w:r>
      <w:ins w:id="6" w:author="Antoniades, Mathilde" w:date="2023-01-12T15:03:00Z">
        <w:r w:rsidR="004C414F">
          <w:rPr>
            <w:rFonts w:ascii="Arial" w:hAnsi="Arial" w:cs="Arial"/>
          </w:rPr>
          <w:t xml:space="preserve">The </w:t>
        </w:r>
      </w:ins>
      <w:del w:id="7" w:author="Antoniades, Mathilde" w:date="2023-01-12T15:03:00Z">
        <w:r w:rsidDel="004C414F">
          <w:rPr>
            <w:rFonts w:ascii="Arial" w:hAnsi="Arial" w:cs="Arial"/>
          </w:rPr>
          <w:delText>I</w:delText>
        </w:r>
      </w:del>
      <w:ins w:id="8" w:author="Antoniades, Mathilde" w:date="2023-01-12T15:03:00Z">
        <w:r w:rsidR="004C414F">
          <w:rPr>
            <w:rFonts w:ascii="Arial" w:hAnsi="Arial" w:cs="Arial"/>
          </w:rPr>
          <w:t>i</w:t>
        </w:r>
      </w:ins>
      <w:r>
        <w:rPr>
          <w:rFonts w:ascii="Arial" w:hAnsi="Arial" w:cs="Arial"/>
        </w:rPr>
        <w:t xml:space="preserve">mage processing module integrates advanced, validated pipelines that have been publicly released and applied to large scale studies, for consistent and reproducible processing [1-3], as well as automated tools for quality control [4]. </w:t>
      </w:r>
      <w:ins w:id="9" w:author="Antoniades, Mathilde" w:date="2023-01-12T15:08:00Z">
        <w:r w:rsidR="004C414F">
          <w:rPr>
            <w:rFonts w:ascii="Arial" w:hAnsi="Arial" w:cs="Arial"/>
          </w:rPr>
          <w:t>S</w:t>
        </w:r>
        <w:r w:rsidR="00630E68">
          <w:rPr>
            <w:rFonts w:ascii="Arial" w:hAnsi="Arial" w:cs="Arial"/>
          </w:rPr>
          <w:t>ite</w:t>
        </w:r>
        <w:r w:rsidR="004C414F">
          <w:rPr>
            <w:rFonts w:ascii="Arial" w:hAnsi="Arial" w:cs="Arial"/>
          </w:rPr>
          <w:t xml:space="preserve"> effects</w:t>
        </w:r>
        <w:r w:rsidR="00630E68">
          <w:rPr>
            <w:rFonts w:ascii="Arial" w:hAnsi="Arial" w:cs="Arial"/>
          </w:rPr>
          <w:t xml:space="preserve"> </w:t>
        </w:r>
      </w:ins>
      <w:ins w:id="10" w:author="Antoniades, Mathilde" w:date="2023-01-12T15:09:00Z">
        <w:r w:rsidR="00630E68">
          <w:rPr>
            <w:rFonts w:ascii="Arial" w:hAnsi="Arial" w:cs="Arial"/>
          </w:rPr>
          <w:t>inherent</w:t>
        </w:r>
      </w:ins>
      <w:ins w:id="11" w:author="Antoniades, Mathilde" w:date="2023-01-12T15:08:00Z">
        <w:r w:rsidR="00630E68">
          <w:rPr>
            <w:rFonts w:ascii="Arial" w:hAnsi="Arial" w:cs="Arial"/>
          </w:rPr>
          <w:t xml:space="preserve"> in multi-</w:t>
        </w:r>
      </w:ins>
      <w:ins w:id="12" w:author="Antoniades, Mathilde" w:date="2023-01-12T15:09:00Z">
        <w:r w:rsidR="00630E68">
          <w:rPr>
            <w:rFonts w:ascii="Arial" w:hAnsi="Arial" w:cs="Arial"/>
          </w:rPr>
          <w:t>site MRI data</w:t>
        </w:r>
      </w:ins>
      <w:ins w:id="13" w:author="Antoniades, Mathilde" w:date="2023-01-12T15:08:00Z">
        <w:r w:rsidR="004C414F">
          <w:rPr>
            <w:rFonts w:ascii="Arial" w:hAnsi="Arial" w:cs="Arial"/>
          </w:rPr>
          <w:t xml:space="preserve"> are removed using a statistical harmonization method that also inco</w:t>
        </w:r>
        <w:r w:rsidR="00630E68">
          <w:rPr>
            <w:rFonts w:ascii="Arial" w:hAnsi="Arial" w:cs="Arial"/>
          </w:rPr>
          <w:t xml:space="preserve">rporates non-linear age trends </w:t>
        </w:r>
      </w:ins>
      <w:del w:id="14" w:author="Antoniades, Mathilde" w:date="2023-01-12T15:09:00Z">
        <w:r w:rsidDel="00630E68">
          <w:rPr>
            <w:rFonts w:ascii="Arial" w:hAnsi="Arial" w:cs="Arial"/>
          </w:rPr>
          <w:delText xml:space="preserve">A </w:delText>
        </w:r>
      </w:del>
      <w:del w:id="15" w:author="Antoniades, Mathilde" w:date="2023-01-12T15:08:00Z">
        <w:r w:rsidDel="004C414F">
          <w:rPr>
            <w:rFonts w:ascii="Arial" w:hAnsi="Arial" w:cs="Arial"/>
          </w:rPr>
          <w:delText xml:space="preserve">statistical harmonization method </w:delText>
        </w:r>
      </w:del>
      <w:del w:id="16" w:author="Antoniades, Mathilde" w:date="2023-01-12T15:09:00Z">
        <w:r w:rsidDel="00630E68">
          <w:rPr>
            <w:rFonts w:ascii="Arial" w:hAnsi="Arial" w:cs="Arial"/>
          </w:rPr>
          <w:delText xml:space="preserve">adapted to multi-site MRI data with presence of nonlinear age trends is utilized for explicit removal of </w:delText>
        </w:r>
      </w:del>
      <w:del w:id="17" w:author="Antoniades, Mathilde" w:date="2023-01-12T15:08:00Z">
        <w:r w:rsidDel="004C414F">
          <w:rPr>
            <w:rFonts w:ascii="Arial" w:hAnsi="Arial" w:cs="Arial"/>
          </w:rPr>
          <w:delText xml:space="preserve">site-related effects </w:delText>
        </w:r>
      </w:del>
      <w:r>
        <w:rPr>
          <w:rFonts w:ascii="Arial" w:hAnsi="Arial" w:cs="Arial"/>
        </w:rPr>
        <w:t xml:space="preserve">[5]. </w:t>
      </w:r>
      <w:commentRangeStart w:id="18"/>
      <w:r>
        <w:rPr>
          <w:rFonts w:ascii="Arial" w:hAnsi="Arial" w:cs="Arial"/>
        </w:rPr>
        <w:t xml:space="preserve">ML-IDP models [6-9] map the high dimensional image data into the </w:t>
      </w:r>
      <w:proofErr w:type="spellStart"/>
      <w:r>
        <w:rPr>
          <w:rFonts w:ascii="Arial" w:hAnsi="Arial" w:cs="Arial"/>
        </w:rPr>
        <w:t>niCHART</w:t>
      </w:r>
      <w:proofErr w:type="spellEnd"/>
      <w:r>
        <w:rPr>
          <w:rFonts w:ascii="Arial" w:hAnsi="Arial" w:cs="Arial"/>
        </w:rPr>
        <w:t xml:space="preserve"> reference frame </w:t>
      </w:r>
      <w:commentRangeEnd w:id="18"/>
      <w:r w:rsidR="00630E68">
        <w:rPr>
          <w:rStyle w:val="CommentReference"/>
        </w:rPr>
        <w:commentReference w:id="18"/>
      </w:r>
      <w:r>
        <w:rPr>
          <w:rFonts w:ascii="Arial" w:hAnsi="Arial" w:cs="Arial"/>
        </w:rPr>
        <w:t xml:space="preserve">[10]. Dimensions of </w:t>
      </w:r>
      <w:proofErr w:type="spellStart"/>
      <w:r>
        <w:rPr>
          <w:rFonts w:ascii="Arial" w:hAnsi="Arial" w:cs="Arial"/>
        </w:rPr>
        <w:t>niCHART</w:t>
      </w:r>
      <w:proofErr w:type="spellEnd"/>
      <w:r>
        <w:rPr>
          <w:rFonts w:ascii="Arial" w:hAnsi="Arial" w:cs="Arial"/>
        </w:rPr>
        <w:t xml:space="preserve"> capture and quantify multi-variate imaging patterns of brain change reflecting the heterogeneity of brain aging, neurodegeneration, as well as of neuropsychiat</w:t>
      </w:r>
      <w:ins w:id="19" w:author="Antoniades, Mathilde" w:date="2023-01-12T15:31:00Z">
        <w:r w:rsidR="005B67ED">
          <w:rPr>
            <w:rFonts w:ascii="Arial" w:hAnsi="Arial" w:cs="Arial"/>
          </w:rPr>
          <w:t>r</w:t>
        </w:r>
      </w:ins>
      <w:r>
        <w:rPr>
          <w:rFonts w:ascii="Arial" w:hAnsi="Arial" w:cs="Arial"/>
        </w:rPr>
        <w:t>ic disorders.</w:t>
      </w:r>
    </w:p>
    <w:p w14:paraId="5D46D126" w14:textId="77777777" w:rsidR="00437B10" w:rsidRDefault="004A6586">
      <w:pPr>
        <w:rPr>
          <w:b/>
          <w:bCs/>
        </w:rPr>
      </w:pPr>
      <w:r>
        <w:rPr>
          <w:rFonts w:ascii="Arial" w:hAnsi="Arial" w:cs="Arial"/>
          <w:b/>
          <w:bCs/>
        </w:rPr>
        <w:t>Results</w:t>
      </w:r>
    </w:p>
    <w:p w14:paraId="00D27D4B" w14:textId="7C52CFF9" w:rsidR="00437B10" w:rsidRPr="004A6586" w:rsidRDefault="004A6586">
      <w:pPr>
        <w:rPr>
          <w:rFonts w:ascii="Arial" w:hAnsi="Arial" w:cs="Arial"/>
        </w:rPr>
      </w:pPr>
      <w:proofErr w:type="spellStart"/>
      <w:r>
        <w:rPr>
          <w:rFonts w:ascii="Arial" w:hAnsi="Arial" w:cs="Arial"/>
        </w:rPr>
        <w:lastRenderedPageBreak/>
        <w:t>niCHART</w:t>
      </w:r>
      <w:proofErr w:type="spellEnd"/>
      <w:r>
        <w:rPr>
          <w:rFonts w:ascii="Arial" w:hAnsi="Arial" w:cs="Arial"/>
        </w:rPr>
        <w:t xml:space="preserve"> reference data consist</w:t>
      </w:r>
      <w:ins w:id="20" w:author="Antoniades, Mathilde" w:date="2023-01-12T15:11:00Z">
        <w:r w:rsidR="00630E68">
          <w:rPr>
            <w:rFonts w:ascii="Arial" w:hAnsi="Arial" w:cs="Arial"/>
          </w:rPr>
          <w:t>s</w:t>
        </w:r>
      </w:ins>
      <w:r>
        <w:rPr>
          <w:rFonts w:ascii="Arial" w:hAnsi="Arial" w:cs="Arial"/>
        </w:rPr>
        <w:t xml:space="preserve"> of pooled and harmonized imaging data </w:t>
      </w:r>
      <w:ins w:id="21" w:author="Antoniades, Mathilde" w:date="2023-01-12T15:11:00Z">
        <w:r w:rsidR="00630E68">
          <w:rPr>
            <w:rFonts w:ascii="Arial" w:hAnsi="Arial" w:cs="Arial"/>
          </w:rPr>
          <w:t>from</w:t>
        </w:r>
      </w:ins>
      <w:del w:id="22" w:author="Antoniades, Mathilde" w:date="2023-01-12T15:11:00Z">
        <w:r w:rsidDel="00630E68">
          <w:rPr>
            <w:rFonts w:ascii="Arial" w:hAnsi="Arial" w:cs="Arial"/>
          </w:rPr>
          <w:delText>of</w:delText>
        </w:r>
      </w:del>
      <w:r>
        <w:rPr>
          <w:rFonts w:ascii="Arial" w:hAnsi="Arial" w:cs="Arial"/>
        </w:rPr>
        <w:t xml:space="preserve"> 65,693 individuals (84,211 time points) </w:t>
      </w:r>
      <w:del w:id="23" w:author="Antoniades, Mathilde" w:date="2023-01-12T15:12:00Z">
        <w:r w:rsidDel="00630E68">
          <w:rPr>
            <w:rFonts w:ascii="Arial" w:hAnsi="Arial" w:cs="Arial"/>
          </w:rPr>
          <w:delText xml:space="preserve">from </w:delText>
        </w:r>
      </w:del>
      <w:ins w:id="24" w:author="Antoniades, Mathilde" w:date="2023-01-12T15:12:00Z">
        <w:r w:rsidR="00630E68">
          <w:rPr>
            <w:rFonts w:ascii="Arial" w:hAnsi="Arial" w:cs="Arial"/>
          </w:rPr>
          <w:t xml:space="preserve">in </w:t>
        </w:r>
      </w:ins>
      <w:r>
        <w:rPr>
          <w:rFonts w:ascii="Arial" w:hAnsi="Arial" w:cs="Arial"/>
        </w:rPr>
        <w:t xml:space="preserve">22 studies, </w:t>
      </w:r>
      <w:commentRangeStart w:id="25"/>
      <w:r>
        <w:rPr>
          <w:rFonts w:ascii="Arial" w:hAnsi="Arial" w:cs="Arial"/>
        </w:rPr>
        <w:t>with predominantly structural MRI</w:t>
      </w:r>
      <w:commentRangeEnd w:id="25"/>
      <w:r w:rsidR="00630E68">
        <w:rPr>
          <w:rStyle w:val="CommentReference"/>
        </w:rPr>
        <w:commentReference w:id="25"/>
      </w:r>
      <w:r>
        <w:rPr>
          <w:rFonts w:ascii="Arial" w:hAnsi="Arial" w:cs="Arial"/>
        </w:rPr>
        <w:t xml:space="preserve">. Derived imaging variables include data-driven and atlas based multi-scale brain </w:t>
      </w:r>
      <w:proofErr w:type="spellStart"/>
      <w:r>
        <w:rPr>
          <w:rFonts w:ascii="Arial" w:hAnsi="Arial" w:cs="Arial"/>
        </w:rPr>
        <w:t>parcellations</w:t>
      </w:r>
      <w:proofErr w:type="spellEnd"/>
      <w:r>
        <w:rPr>
          <w:rFonts w:ascii="Arial" w:hAnsi="Arial" w:cs="Arial"/>
        </w:rPr>
        <w:t xml:space="preserve">, structural covariance units, connectivity measures, and brain networks. The dataset is used to establish normative ranges of brain structure and function, as well as a rich set of ML-IDPs (fig 2). In particular, we constructed two types of ML-IDPs. </w:t>
      </w:r>
      <w:ins w:id="26" w:author="Antoniades, Mathilde" w:date="2023-01-12T15:18:00Z">
        <w:r w:rsidR="00F05A26">
          <w:rPr>
            <w:rFonts w:ascii="Arial" w:hAnsi="Arial" w:cs="Arial"/>
          </w:rPr>
          <w:t xml:space="preserve">Supervised ML models were applied to obtain </w:t>
        </w:r>
      </w:ins>
      <w:ins w:id="27" w:author="Antoniades, Mathilde" w:date="2023-01-12T15:19:00Z">
        <w:r w:rsidR="00F05A26">
          <w:rPr>
            <w:rFonts w:ascii="Arial" w:hAnsi="Arial" w:cs="Arial"/>
          </w:rPr>
          <w:t xml:space="preserve">brain aging ML-IS for the lifespan and </w:t>
        </w:r>
      </w:ins>
      <w:ins w:id="28" w:author="Antoniades, Mathilde" w:date="2023-01-12T15:37:00Z">
        <w:r w:rsidR="006C2BDA">
          <w:rPr>
            <w:rFonts w:ascii="Arial" w:hAnsi="Arial" w:cs="Arial"/>
          </w:rPr>
          <w:t xml:space="preserve">for </w:t>
        </w:r>
      </w:ins>
      <w:ins w:id="29" w:author="Antoniades, Mathilde" w:date="2023-01-12T15:19:00Z">
        <w:r w:rsidR="00F05A26">
          <w:rPr>
            <w:rFonts w:ascii="Arial" w:hAnsi="Arial" w:cs="Arial"/>
          </w:rPr>
          <w:t>schizophrenia, depression, ASD, MCI and AD [6,7,8].</w:t>
        </w:r>
      </w:ins>
      <w:ins w:id="30" w:author="Antoniades, Mathilde" w:date="2023-01-12T15:38:00Z">
        <w:r w:rsidR="006C2BDA">
          <w:rPr>
            <w:rFonts w:ascii="Arial" w:hAnsi="Arial" w:cs="Arial"/>
          </w:rPr>
          <w:t xml:space="preserve"> </w:t>
        </w:r>
      </w:ins>
      <w:del w:id="31" w:author="Antoniades, Mathilde" w:date="2023-01-12T15:20:00Z">
        <w:r w:rsidDel="00F05A26">
          <w:rPr>
            <w:rFonts w:ascii="Arial" w:hAnsi="Arial" w:cs="Arial"/>
          </w:rPr>
          <w:delText>Supervised ML</w:delText>
        </w:r>
      </w:del>
      <w:del w:id="32" w:author="Antoniades, Mathilde" w:date="2023-01-12T15:18:00Z">
        <w:r w:rsidDel="00630E68">
          <w:rPr>
            <w:rFonts w:ascii="Arial" w:hAnsi="Arial" w:cs="Arial"/>
          </w:rPr>
          <w:delText>-IDPs</w:delText>
        </w:r>
      </w:del>
      <w:del w:id="33" w:author="Antoniades, Mathilde" w:date="2023-01-12T15:15:00Z">
        <w:r w:rsidDel="00630E68">
          <w:rPr>
            <w:rFonts w:ascii="Arial" w:hAnsi="Arial" w:cs="Arial"/>
          </w:rPr>
          <w:delText>,</w:delText>
        </w:r>
      </w:del>
      <w:del w:id="34" w:author="Antoniades, Mathilde" w:date="2023-01-12T15:20:00Z">
        <w:r w:rsidDel="00F05A26">
          <w:rPr>
            <w:rFonts w:ascii="Arial" w:hAnsi="Arial" w:cs="Arial"/>
          </w:rPr>
          <w:delText xml:space="preserve"> indices </w:delText>
        </w:r>
        <w:commentRangeStart w:id="35"/>
        <w:r w:rsidDel="00F05A26">
          <w:rPr>
            <w:rFonts w:ascii="Arial" w:hAnsi="Arial" w:cs="Arial"/>
          </w:rPr>
          <w:delText>derived based on labels of interest, e.g. disease or clinical progression status</w:delText>
        </w:r>
      </w:del>
      <w:del w:id="36" w:author="Antoniades, Mathilde" w:date="2023-01-12T15:15:00Z">
        <w:r w:rsidDel="00630E68">
          <w:rPr>
            <w:rFonts w:ascii="Arial" w:hAnsi="Arial" w:cs="Arial"/>
          </w:rPr>
          <w:delText>,</w:delText>
        </w:r>
      </w:del>
      <w:del w:id="37" w:author="Antoniades, Mathilde" w:date="2023-01-12T15:20:00Z">
        <w:r w:rsidDel="00F05A26">
          <w:rPr>
            <w:rFonts w:ascii="Arial" w:hAnsi="Arial" w:cs="Arial"/>
          </w:rPr>
          <w:delText xml:space="preserve"> were applied to train </w:delText>
        </w:r>
      </w:del>
      <w:commentRangeEnd w:id="35"/>
      <w:r w:rsidR="00F05A26">
        <w:rPr>
          <w:rStyle w:val="CommentReference"/>
        </w:rPr>
        <w:commentReference w:id="35"/>
      </w:r>
      <w:del w:id="38" w:author="Antoniades, Mathilde" w:date="2023-01-12T15:20:00Z">
        <w:r w:rsidDel="00F05A26">
          <w:rPr>
            <w:rFonts w:ascii="Arial" w:hAnsi="Arial" w:cs="Arial"/>
          </w:rPr>
          <w:delText xml:space="preserve">models </w:delText>
        </w:r>
      </w:del>
      <w:del w:id="39" w:author="Antoniades, Mathilde" w:date="2023-01-12T15:15:00Z">
        <w:r w:rsidDel="00630E68">
          <w:rPr>
            <w:rFonts w:ascii="Arial" w:hAnsi="Arial" w:cs="Arial"/>
          </w:rPr>
          <w:delText xml:space="preserve">for brain aging </w:delText>
        </w:r>
      </w:del>
      <w:del w:id="40" w:author="Antoniades, Mathilde" w:date="2023-01-12T15:20:00Z">
        <w:r w:rsidDel="00F05A26">
          <w:rPr>
            <w:rFonts w:ascii="Arial" w:hAnsi="Arial" w:cs="Arial"/>
          </w:rPr>
          <w:delText xml:space="preserve">throughout the lifespan, </w:delText>
        </w:r>
      </w:del>
      <w:del w:id="41" w:author="Antoniades, Mathilde" w:date="2023-01-12T15:19:00Z">
        <w:r w:rsidDel="00F05A26">
          <w:rPr>
            <w:rFonts w:ascii="Arial" w:hAnsi="Arial" w:cs="Arial"/>
          </w:rPr>
          <w:delText xml:space="preserve">schizophrenia, depression, ASD, MCI and AD [6,7,8]. </w:delText>
        </w:r>
      </w:del>
      <w:r>
        <w:rPr>
          <w:rFonts w:ascii="Arial" w:hAnsi="Arial" w:cs="Arial"/>
        </w:rPr>
        <w:t>ML-I</w:t>
      </w:r>
      <w:ins w:id="42" w:author="Antoniades, Mathilde" w:date="2023-01-12T15:24:00Z">
        <w:r w:rsidR="00F05A26">
          <w:rPr>
            <w:rFonts w:ascii="Arial" w:hAnsi="Arial" w:cs="Arial"/>
          </w:rPr>
          <w:t>S</w:t>
        </w:r>
      </w:ins>
      <w:del w:id="43" w:author="Antoniades, Mathilde" w:date="2023-01-12T15:23:00Z">
        <w:r w:rsidDel="00F05A26">
          <w:rPr>
            <w:rFonts w:ascii="Arial" w:hAnsi="Arial" w:cs="Arial"/>
          </w:rPr>
          <w:delText>DPs</w:delText>
        </w:r>
      </w:del>
      <w:r>
        <w:rPr>
          <w:rFonts w:ascii="Arial" w:hAnsi="Arial" w:cs="Arial"/>
        </w:rPr>
        <w:t xml:space="preserve"> </w:t>
      </w:r>
      <w:ins w:id="44" w:author="Antoniades, Mathilde" w:date="2023-01-12T15:38:00Z">
        <w:r w:rsidR="003F19D6">
          <w:rPr>
            <w:rFonts w:ascii="Arial" w:hAnsi="Arial" w:cs="Arial"/>
          </w:rPr>
          <w:t xml:space="preserve">are derived from </w:t>
        </w:r>
      </w:ins>
      <w:del w:id="45" w:author="Antoniades, Mathilde" w:date="2023-01-12T15:38:00Z">
        <w:r w:rsidDel="003F19D6">
          <w:rPr>
            <w:rFonts w:ascii="Arial" w:hAnsi="Arial" w:cs="Arial"/>
          </w:rPr>
          <w:delText>us</w:delText>
        </w:r>
      </w:del>
      <w:del w:id="46" w:author="Antoniades, Mathilde" w:date="2023-01-12T15:25:00Z">
        <w:r w:rsidDel="00F05A26">
          <w:rPr>
            <w:rFonts w:ascii="Arial" w:hAnsi="Arial" w:cs="Arial"/>
          </w:rPr>
          <w:delText>ing</w:delText>
        </w:r>
      </w:del>
      <w:del w:id="47" w:author="Antoniades, Mathilde" w:date="2023-01-12T15:39:00Z">
        <w:r w:rsidDel="003F19D6">
          <w:rPr>
            <w:rFonts w:ascii="Arial" w:hAnsi="Arial" w:cs="Arial"/>
          </w:rPr>
          <w:delText xml:space="preserve"> </w:delText>
        </w:r>
      </w:del>
      <w:r>
        <w:rPr>
          <w:rFonts w:ascii="Arial" w:hAnsi="Arial" w:cs="Arial"/>
        </w:rPr>
        <w:t>semi-supervised pattern clustering methods</w:t>
      </w:r>
      <w:ins w:id="48" w:author="Antoniades, Mathilde" w:date="2023-01-12T15:27:00Z">
        <w:r w:rsidR="00F05A26">
          <w:rPr>
            <w:rFonts w:ascii="Arial" w:hAnsi="Arial" w:cs="Arial"/>
          </w:rPr>
          <w:t xml:space="preserve"> </w:t>
        </w:r>
      </w:ins>
      <w:del w:id="49" w:author="Antoniades, Mathilde" w:date="2023-01-12T15:25:00Z">
        <w:r w:rsidDel="00F05A26">
          <w:rPr>
            <w:rFonts w:ascii="Arial" w:hAnsi="Arial" w:cs="Arial"/>
          </w:rPr>
          <w:delText xml:space="preserve">, </w:delText>
        </w:r>
      </w:del>
      <w:r>
        <w:rPr>
          <w:rFonts w:ascii="Arial" w:hAnsi="Arial" w:cs="Arial"/>
        </w:rPr>
        <w:t>which aim to uncover disease heterogeneity</w:t>
      </w:r>
      <w:ins w:id="50" w:author="Antoniades, Mathilde" w:date="2023-01-12T15:25:00Z">
        <w:r w:rsidR="00F05A26">
          <w:rPr>
            <w:rFonts w:ascii="Arial" w:hAnsi="Arial" w:cs="Arial"/>
          </w:rPr>
          <w:t xml:space="preserve">. They </w:t>
        </w:r>
      </w:ins>
      <w:del w:id="51" w:author="Antoniades, Mathilde" w:date="2023-01-12T15:25:00Z">
        <w:r w:rsidDel="00F05A26">
          <w:rPr>
            <w:rFonts w:ascii="Arial" w:hAnsi="Arial" w:cs="Arial"/>
          </w:rPr>
          <w:delText>,</w:delText>
        </w:r>
      </w:del>
      <w:del w:id="52" w:author="Antoniades, Mathilde" w:date="2023-01-12T15:39:00Z">
        <w:r w:rsidDel="003F19D6">
          <w:rPr>
            <w:rFonts w:ascii="Arial" w:hAnsi="Arial" w:cs="Arial"/>
          </w:rPr>
          <w:delText xml:space="preserve"> </w:delText>
        </w:r>
      </w:del>
      <w:r>
        <w:rPr>
          <w:rFonts w:ascii="Arial" w:hAnsi="Arial" w:cs="Arial"/>
        </w:rPr>
        <w:t>identified two distinct neuroanatomical signatures of schizophrenia and their clinical correlates, and dissected the neuroanatomical heterogeneity of MCI and AD into 4 subtypes, with two distinct longitudinal pathways in MCI to AD progression [10]. The panel of</w:t>
      </w:r>
      <w:del w:id="53" w:author="Antoniades, Mathilde" w:date="2023-01-12T15:29:00Z">
        <w:r w:rsidDel="005B67ED">
          <w:rPr>
            <w:rFonts w:ascii="Arial" w:hAnsi="Arial" w:cs="Arial"/>
          </w:rPr>
          <w:delText xml:space="preserve"> </w:delText>
        </w:r>
      </w:del>
      <w:r>
        <w:rPr>
          <w:rFonts w:ascii="Arial" w:hAnsi="Arial" w:cs="Arial"/>
        </w:rPr>
        <w:t xml:space="preserve"> reference ML-IDP values and pre-trained models allow users to place their images into the chart by computing the extent an individual expresses each of these imaging signatures.</w:t>
      </w:r>
    </w:p>
    <w:p w14:paraId="261D5B99" w14:textId="77777777" w:rsidR="00437B10" w:rsidRDefault="004A6586">
      <w:pPr>
        <w:rPr>
          <w:b/>
          <w:bCs/>
        </w:rPr>
      </w:pPr>
      <w:r>
        <w:rPr>
          <w:rFonts w:ascii="Arial" w:hAnsi="Arial" w:cs="Arial"/>
          <w:b/>
          <w:bCs/>
        </w:rPr>
        <w:t>Conclusions</w:t>
      </w:r>
    </w:p>
    <w:p w14:paraId="4F4FBCA5" w14:textId="77777777" w:rsidR="00437B10" w:rsidRDefault="004A6586">
      <w:commentRangeStart w:id="54"/>
      <w:proofErr w:type="spellStart"/>
      <w:r>
        <w:rPr>
          <w:rFonts w:ascii="Arial" w:hAnsi="Arial" w:cs="Arial"/>
        </w:rPr>
        <w:t>niCHART</w:t>
      </w:r>
      <w:proofErr w:type="spellEnd"/>
      <w:r>
        <w:rPr>
          <w:rFonts w:ascii="Arial" w:hAnsi="Arial" w:cs="Arial"/>
        </w:rPr>
        <w:t xml:space="preserve"> will offer a software suite, along with associated machine learning models, for analysis of multimodal neuroimaging datasets</w:t>
      </w:r>
      <w:commentRangeEnd w:id="54"/>
      <w:r w:rsidR="005B67ED">
        <w:rPr>
          <w:rStyle w:val="CommentReference"/>
        </w:rPr>
        <w:commentReference w:id="54"/>
      </w:r>
      <w:r>
        <w:rPr>
          <w:rFonts w:ascii="Arial" w:hAnsi="Arial" w:cs="Arial"/>
        </w:rPr>
        <w:t xml:space="preserve">. Extendible ML models provide users with the opportunity to augment current imaging-derived phenotypes with a panel of ML-based imaging signatures associated with healthy and diseased brain states. Via statistical harmonization and </w:t>
      </w:r>
      <w:bookmarkStart w:id="55" w:name="_GoBack"/>
      <w:bookmarkEnd w:id="55"/>
      <w:r>
        <w:rPr>
          <w:rFonts w:ascii="Arial" w:hAnsi="Arial" w:cs="Arial"/>
        </w:rPr>
        <w:t xml:space="preserve">machine learning, two central pillars in our system, </w:t>
      </w:r>
      <w:proofErr w:type="spellStart"/>
      <w:r>
        <w:rPr>
          <w:rFonts w:ascii="Arial" w:hAnsi="Arial" w:cs="Arial"/>
        </w:rPr>
        <w:t>niCHART</w:t>
      </w:r>
      <w:proofErr w:type="spellEnd"/>
      <w:r>
        <w:rPr>
          <w:rFonts w:ascii="Arial" w:hAnsi="Arial" w:cs="Arial"/>
        </w:rPr>
        <w:t xml:space="preserve"> provides the machinery to derive biomarkers that focus on individual-centric analyses, and hence contribute to the concepts of precision medicine and dimensional </w:t>
      </w:r>
      <w:proofErr w:type="spellStart"/>
      <w:r>
        <w:rPr>
          <w:rFonts w:ascii="Arial" w:hAnsi="Arial" w:cs="Arial"/>
        </w:rPr>
        <w:t>phenomics</w:t>
      </w:r>
      <w:proofErr w:type="spellEnd"/>
      <w:r>
        <w:rPr>
          <w:rFonts w:ascii="Arial" w:hAnsi="Arial" w:cs="Arial"/>
        </w:rPr>
        <w:t>.</w:t>
      </w:r>
    </w:p>
    <w:p w14:paraId="4104F6E5" w14:textId="77777777" w:rsidR="00437B10" w:rsidRDefault="00437B10">
      <w:pPr>
        <w:rPr>
          <w:rFonts w:ascii="Arial" w:hAnsi="Arial" w:cs="Arial"/>
        </w:rPr>
      </w:pPr>
    </w:p>
    <w:p w14:paraId="76809564" w14:textId="77777777" w:rsidR="00437B10" w:rsidRDefault="004A6586">
      <w:pPr>
        <w:rPr>
          <w:b/>
          <w:bCs/>
          <w:i/>
          <w:iCs/>
        </w:rPr>
      </w:pPr>
      <w:r>
        <w:rPr>
          <w:rFonts w:ascii="Arial" w:hAnsi="Arial" w:cs="Arial"/>
          <w:b/>
          <w:bCs/>
          <w:i/>
          <w:iCs/>
        </w:rPr>
        <w:t>References</w:t>
      </w:r>
    </w:p>
    <w:p w14:paraId="3DF0143D" w14:textId="77777777" w:rsidR="00437B10" w:rsidRDefault="004A6586">
      <w:pPr>
        <w:ind w:left="360" w:hanging="360"/>
        <w:rPr>
          <w:i/>
          <w:iCs/>
        </w:rPr>
      </w:pPr>
      <w:r>
        <w:rPr>
          <w:rFonts w:ascii="Arial" w:hAnsi="Arial" w:cs="Arial"/>
          <w:i/>
          <w:iCs/>
        </w:rPr>
        <w:t xml:space="preserve">[1] Doshi, J., et al., MUSE: </w:t>
      </w:r>
      <w:proofErr w:type="spellStart"/>
      <w:r>
        <w:rPr>
          <w:rFonts w:ascii="Arial" w:hAnsi="Arial" w:cs="Arial"/>
          <w:i/>
          <w:iCs/>
        </w:rPr>
        <w:t>MUlti</w:t>
      </w:r>
      <w:proofErr w:type="spellEnd"/>
      <w:r>
        <w:rPr>
          <w:rFonts w:ascii="Arial" w:hAnsi="Arial" w:cs="Arial"/>
          <w:i/>
          <w:iCs/>
        </w:rPr>
        <w:t xml:space="preserve">-atlas region Segmentation utilizing Ensembles of registration algorithms and parameters, and locally optimal atlas selection. </w:t>
      </w:r>
      <w:proofErr w:type="spellStart"/>
      <w:r>
        <w:rPr>
          <w:rFonts w:ascii="Arial" w:hAnsi="Arial" w:cs="Arial"/>
          <w:i/>
          <w:iCs/>
        </w:rPr>
        <w:t>Neuroimage</w:t>
      </w:r>
      <w:proofErr w:type="spellEnd"/>
      <w:r>
        <w:rPr>
          <w:rFonts w:ascii="Arial" w:hAnsi="Arial" w:cs="Arial"/>
          <w:i/>
          <w:iCs/>
        </w:rPr>
        <w:t>, 2016. 127: p. 186-195.</w:t>
      </w:r>
    </w:p>
    <w:p w14:paraId="3E454C31" w14:textId="77777777" w:rsidR="00437B10" w:rsidRDefault="004A6586">
      <w:pPr>
        <w:ind w:left="360" w:hanging="360"/>
        <w:rPr>
          <w:i/>
          <w:iCs/>
        </w:rPr>
      </w:pPr>
      <w:r>
        <w:rPr>
          <w:rFonts w:ascii="Arial" w:hAnsi="Arial" w:cs="Arial"/>
          <w:i/>
          <w:iCs/>
        </w:rPr>
        <w:t xml:space="preserve">[2] Esteban, O., et al., </w:t>
      </w:r>
      <w:proofErr w:type="spellStart"/>
      <w:r>
        <w:rPr>
          <w:rFonts w:ascii="Arial" w:hAnsi="Arial" w:cs="Arial"/>
          <w:i/>
          <w:iCs/>
        </w:rPr>
        <w:t>fMRIPrep</w:t>
      </w:r>
      <w:proofErr w:type="spellEnd"/>
      <w:r>
        <w:rPr>
          <w:rFonts w:ascii="Arial" w:hAnsi="Arial" w:cs="Arial"/>
          <w:i/>
          <w:iCs/>
        </w:rPr>
        <w:t xml:space="preserve">: a robust preprocessing pipeline for functional MRI. Nat Methods, 2019. 16(1): p. 111-116. 30. </w:t>
      </w:r>
    </w:p>
    <w:p w14:paraId="0388BA16" w14:textId="77777777" w:rsidR="00437B10" w:rsidRDefault="004A6586">
      <w:pPr>
        <w:ind w:left="360" w:hanging="360"/>
        <w:rPr>
          <w:i/>
          <w:iCs/>
        </w:rPr>
      </w:pPr>
      <w:r>
        <w:rPr>
          <w:rFonts w:ascii="Arial" w:hAnsi="Arial" w:cs="Arial"/>
          <w:i/>
          <w:iCs/>
        </w:rPr>
        <w:t xml:space="preserve">[3] </w:t>
      </w:r>
      <w:proofErr w:type="spellStart"/>
      <w:r>
        <w:rPr>
          <w:rFonts w:ascii="Arial" w:hAnsi="Arial" w:cs="Arial"/>
          <w:i/>
          <w:iCs/>
        </w:rPr>
        <w:t>Cieslak</w:t>
      </w:r>
      <w:proofErr w:type="spellEnd"/>
      <w:r>
        <w:rPr>
          <w:rFonts w:ascii="Arial" w:hAnsi="Arial" w:cs="Arial"/>
          <w:i/>
          <w:iCs/>
        </w:rPr>
        <w:t xml:space="preserve">, M., et al., </w:t>
      </w:r>
      <w:proofErr w:type="spellStart"/>
      <w:r>
        <w:rPr>
          <w:rFonts w:ascii="Arial" w:hAnsi="Arial" w:cs="Arial"/>
          <w:i/>
          <w:iCs/>
        </w:rPr>
        <w:t>QSIPrep</w:t>
      </w:r>
      <w:proofErr w:type="spellEnd"/>
      <w:r>
        <w:rPr>
          <w:rFonts w:ascii="Arial" w:hAnsi="Arial" w:cs="Arial"/>
          <w:i/>
          <w:iCs/>
        </w:rPr>
        <w:t>: an integrative platform for preprocessing and reconstructing diffusion MRI data. Nat Methods, 2021. 18(7): p. 775-778.</w:t>
      </w:r>
    </w:p>
    <w:p w14:paraId="2F57A001" w14:textId="77777777" w:rsidR="00437B10" w:rsidRDefault="004A6586">
      <w:pPr>
        <w:ind w:left="360" w:hanging="360"/>
        <w:rPr>
          <w:i/>
          <w:iCs/>
        </w:rPr>
      </w:pPr>
      <w:r>
        <w:rPr>
          <w:rFonts w:ascii="Arial" w:hAnsi="Arial" w:cs="Arial"/>
          <w:i/>
          <w:iCs/>
        </w:rPr>
        <w:t xml:space="preserve">[4] Satterthwaite, T.D., et al., Motion artifact in studies of functional connectivity: Characteristics and mitigation strategies. Hum Brain </w:t>
      </w:r>
      <w:proofErr w:type="spellStart"/>
      <w:r>
        <w:rPr>
          <w:rFonts w:ascii="Arial" w:hAnsi="Arial" w:cs="Arial"/>
          <w:i/>
          <w:iCs/>
        </w:rPr>
        <w:t>Mapp</w:t>
      </w:r>
      <w:proofErr w:type="spellEnd"/>
      <w:r>
        <w:rPr>
          <w:rFonts w:ascii="Arial" w:hAnsi="Arial" w:cs="Arial"/>
          <w:i/>
          <w:iCs/>
        </w:rPr>
        <w:t>, 2019. 40(7): p. 2033-2051.</w:t>
      </w:r>
    </w:p>
    <w:p w14:paraId="4FA2212D" w14:textId="77777777" w:rsidR="00437B10" w:rsidRDefault="004A6586">
      <w:pPr>
        <w:ind w:left="360" w:hanging="360"/>
        <w:rPr>
          <w:i/>
          <w:iCs/>
        </w:rPr>
      </w:pPr>
      <w:r>
        <w:rPr>
          <w:rFonts w:ascii="Arial" w:hAnsi="Arial" w:cs="Arial"/>
          <w:i/>
          <w:iCs/>
        </w:rPr>
        <w:t xml:space="preserve">[5] </w:t>
      </w:r>
      <w:proofErr w:type="spellStart"/>
      <w:r>
        <w:rPr>
          <w:rFonts w:ascii="Arial" w:hAnsi="Arial" w:cs="Arial"/>
          <w:i/>
          <w:iCs/>
        </w:rPr>
        <w:t>Pomponio</w:t>
      </w:r>
      <w:proofErr w:type="spellEnd"/>
      <w:r>
        <w:rPr>
          <w:rFonts w:ascii="Arial" w:hAnsi="Arial" w:cs="Arial"/>
          <w:i/>
          <w:iCs/>
        </w:rPr>
        <w:t xml:space="preserve">, R., et al., Harmonization of large MRI datasets for the analysis of brain imaging patterns throughout the lifespan. </w:t>
      </w:r>
      <w:proofErr w:type="spellStart"/>
      <w:r>
        <w:rPr>
          <w:rFonts w:ascii="Arial" w:hAnsi="Arial" w:cs="Arial"/>
          <w:i/>
          <w:iCs/>
        </w:rPr>
        <w:t>Neuroimage</w:t>
      </w:r>
      <w:proofErr w:type="spellEnd"/>
      <w:r>
        <w:rPr>
          <w:rFonts w:ascii="Arial" w:hAnsi="Arial" w:cs="Arial"/>
          <w:i/>
          <w:iCs/>
        </w:rPr>
        <w:t>, 2020. 208: p. 116450.</w:t>
      </w:r>
    </w:p>
    <w:p w14:paraId="19DF9AE2" w14:textId="77777777" w:rsidR="00437B10" w:rsidRDefault="004A6586">
      <w:pPr>
        <w:ind w:left="360" w:hanging="360"/>
        <w:rPr>
          <w:i/>
          <w:iCs/>
        </w:rPr>
      </w:pPr>
      <w:r>
        <w:rPr>
          <w:rFonts w:ascii="Arial" w:hAnsi="Arial" w:cs="Arial"/>
          <w:i/>
          <w:iCs/>
        </w:rPr>
        <w:t xml:space="preserve">[6] </w:t>
      </w:r>
      <w:proofErr w:type="spellStart"/>
      <w:r>
        <w:rPr>
          <w:rFonts w:ascii="Arial" w:hAnsi="Arial" w:cs="Arial"/>
          <w:i/>
          <w:iCs/>
        </w:rPr>
        <w:t>Rozycki</w:t>
      </w:r>
      <w:proofErr w:type="spellEnd"/>
      <w:r>
        <w:rPr>
          <w:rFonts w:ascii="Arial" w:hAnsi="Arial" w:cs="Arial"/>
          <w:i/>
          <w:iCs/>
        </w:rPr>
        <w:t xml:space="preserve">, M., et al., Multisite Machine Learning Analysis Provides a Robust Structural Imaging Signature of Schizophrenia Detectable Across Diverse Patient Populations and Within Individuals. </w:t>
      </w:r>
      <w:proofErr w:type="spellStart"/>
      <w:r>
        <w:rPr>
          <w:rFonts w:ascii="Arial" w:hAnsi="Arial" w:cs="Arial"/>
          <w:i/>
          <w:iCs/>
        </w:rPr>
        <w:t>Schizophr</w:t>
      </w:r>
      <w:proofErr w:type="spellEnd"/>
      <w:r>
        <w:rPr>
          <w:rFonts w:ascii="Arial" w:hAnsi="Arial" w:cs="Arial"/>
          <w:i/>
          <w:iCs/>
        </w:rPr>
        <w:t xml:space="preserve"> Bull, 2018. 44(5): p. 1035-1044</w:t>
      </w:r>
    </w:p>
    <w:p w14:paraId="32459A48" w14:textId="77777777" w:rsidR="00437B10" w:rsidRDefault="004A6586">
      <w:pPr>
        <w:ind w:left="360" w:hanging="360"/>
        <w:rPr>
          <w:i/>
          <w:iCs/>
        </w:rPr>
      </w:pPr>
      <w:r>
        <w:rPr>
          <w:rFonts w:ascii="Arial" w:hAnsi="Arial" w:cs="Arial"/>
          <w:i/>
          <w:iCs/>
        </w:rPr>
        <w:lastRenderedPageBreak/>
        <w:t xml:space="preserve">[7] Davatzikos, C., et al., Longitudinal progression of Alzheimer's-like patterns of atrophy in normal older adults: the SPARE-AD index. Brain, 2009. 132(Pt 8): p. 2026-35. 53. </w:t>
      </w:r>
    </w:p>
    <w:p w14:paraId="333C8F41" w14:textId="77777777" w:rsidR="00437B10" w:rsidRDefault="004A6586">
      <w:pPr>
        <w:ind w:left="360" w:hanging="360"/>
        <w:rPr>
          <w:i/>
          <w:iCs/>
        </w:rPr>
      </w:pPr>
      <w:r>
        <w:rPr>
          <w:rFonts w:ascii="Arial" w:hAnsi="Arial" w:cs="Arial"/>
          <w:i/>
          <w:iCs/>
        </w:rPr>
        <w:t xml:space="preserve">[8] Yang, Z., Nasrallah, I.M., Shou, H. et al. A deep learning framework identifies dimensional representations of Alzheimer’s Disease from brain structure. Nat </w:t>
      </w:r>
      <w:proofErr w:type="spellStart"/>
      <w:r>
        <w:rPr>
          <w:rFonts w:ascii="Arial" w:hAnsi="Arial" w:cs="Arial"/>
          <w:i/>
          <w:iCs/>
        </w:rPr>
        <w:t>Commun</w:t>
      </w:r>
      <w:proofErr w:type="spellEnd"/>
      <w:r>
        <w:rPr>
          <w:rFonts w:ascii="Arial" w:hAnsi="Arial" w:cs="Arial"/>
          <w:i/>
          <w:iCs/>
        </w:rPr>
        <w:t xml:space="preserve"> 12, 7065 (2021)</w:t>
      </w:r>
    </w:p>
    <w:p w14:paraId="355074F3" w14:textId="77777777" w:rsidR="00437B10" w:rsidRDefault="004A6586">
      <w:pPr>
        <w:ind w:left="360" w:hanging="360"/>
        <w:rPr>
          <w:i/>
          <w:iCs/>
        </w:rPr>
      </w:pPr>
      <w:r>
        <w:rPr>
          <w:rFonts w:ascii="Arial" w:hAnsi="Arial" w:cs="Arial"/>
          <w:i/>
          <w:iCs/>
        </w:rPr>
        <w:t xml:space="preserve">[9] Hwang et. al. Three Neuroanatomical </w:t>
      </w:r>
      <w:proofErr w:type="spellStart"/>
      <w:r>
        <w:rPr>
          <w:rFonts w:ascii="Arial" w:hAnsi="Arial" w:cs="Arial"/>
          <w:i/>
          <w:iCs/>
        </w:rPr>
        <w:t>Endophenotypes</w:t>
      </w:r>
      <w:proofErr w:type="spellEnd"/>
      <w:r>
        <w:rPr>
          <w:rFonts w:ascii="Arial" w:hAnsi="Arial" w:cs="Arial"/>
          <w:i/>
          <w:iCs/>
        </w:rPr>
        <w:t xml:space="preserve"> of Autism Spectrum Disorder and Their Partially Overlapping Characteristics with Schizophrenia. </w:t>
      </w:r>
      <w:proofErr w:type="spellStart"/>
      <w:r>
        <w:rPr>
          <w:rFonts w:ascii="Arial" w:hAnsi="Arial" w:cs="Arial"/>
          <w:i/>
          <w:iCs/>
        </w:rPr>
        <w:t>Jama</w:t>
      </w:r>
      <w:proofErr w:type="spellEnd"/>
      <w:r>
        <w:rPr>
          <w:rFonts w:ascii="Arial" w:hAnsi="Arial" w:cs="Arial"/>
          <w:i/>
          <w:iCs/>
        </w:rPr>
        <w:t xml:space="preserve"> Psychiatry. Nov. 2022</w:t>
      </w:r>
    </w:p>
    <w:p w14:paraId="6AA35AED" w14:textId="77777777" w:rsidR="00437B10" w:rsidRDefault="004A6586">
      <w:pPr>
        <w:ind w:left="360" w:hanging="360"/>
        <w:rPr>
          <w:i/>
          <w:iCs/>
        </w:rPr>
      </w:pPr>
      <w:r>
        <w:rPr>
          <w:rFonts w:ascii="Arial" w:hAnsi="Arial" w:cs="Arial"/>
          <w:i/>
          <w:iCs/>
        </w:rPr>
        <w:t xml:space="preserve">[10] Habes M. et al. The Brain Chart of Aging: Machine-learning analytics reveals links between brain aging, white matter disease, amyloid burden, and cognition in the </w:t>
      </w:r>
      <w:proofErr w:type="spellStart"/>
      <w:r>
        <w:rPr>
          <w:rFonts w:ascii="Arial" w:hAnsi="Arial" w:cs="Arial"/>
          <w:i/>
          <w:iCs/>
        </w:rPr>
        <w:t>iSTAGING</w:t>
      </w:r>
      <w:proofErr w:type="spellEnd"/>
      <w:r>
        <w:rPr>
          <w:rFonts w:ascii="Arial" w:hAnsi="Arial" w:cs="Arial"/>
          <w:i/>
          <w:iCs/>
        </w:rPr>
        <w:t xml:space="preserve"> consortium of 10,216 harmonized MR scans. </w:t>
      </w:r>
      <w:proofErr w:type="spellStart"/>
      <w:r>
        <w:rPr>
          <w:rFonts w:ascii="Arial" w:hAnsi="Arial" w:cs="Arial"/>
          <w:i/>
          <w:iCs/>
        </w:rPr>
        <w:t>Alzheimers</w:t>
      </w:r>
      <w:proofErr w:type="spellEnd"/>
      <w:r>
        <w:rPr>
          <w:rFonts w:ascii="Arial" w:hAnsi="Arial" w:cs="Arial"/>
          <w:i/>
          <w:iCs/>
        </w:rPr>
        <w:t xml:space="preserve"> Dement. 2021 Jan;17(1):89-102. </w:t>
      </w:r>
    </w:p>
    <w:p w14:paraId="17E42F56" w14:textId="77777777" w:rsidR="00437B10" w:rsidRDefault="004A6586">
      <w:pPr>
        <w:ind w:left="360" w:hanging="360"/>
      </w:pPr>
      <w:r>
        <w:br w:type="page"/>
      </w:r>
    </w:p>
    <w:p w14:paraId="27F8A5AC" w14:textId="77777777" w:rsidR="00437B10" w:rsidRDefault="004A6586">
      <w:pPr>
        <w:pStyle w:val="NormalWeb"/>
        <w:spacing w:beforeAutospacing="0" w:after="0" w:afterAutospacing="0"/>
        <w:jc w:val="both"/>
        <w:rPr>
          <w:rFonts w:ascii="Arial" w:eastAsia="Times New Roman" w:hAnsi="Arial" w:cs="Arial"/>
          <w:sz w:val="22"/>
          <w:szCs w:val="22"/>
        </w:rPr>
      </w:pPr>
      <w:r>
        <w:rPr>
          <w:noProof/>
        </w:rPr>
        <w:lastRenderedPageBreak/>
        <w:drawing>
          <wp:inline distT="0" distB="0" distL="0" distR="0" wp14:anchorId="06004837" wp14:editId="53DF1196">
            <wp:extent cx="6039485" cy="145224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6"/>
                    <a:srcRect t="6189" b="7728"/>
                    <a:stretch>
                      <a:fillRect/>
                    </a:stretch>
                  </pic:blipFill>
                  <pic:spPr bwMode="auto">
                    <a:xfrm>
                      <a:off x="0" y="0"/>
                      <a:ext cx="6039485" cy="1452245"/>
                    </a:xfrm>
                    <a:prstGeom prst="rect">
                      <a:avLst/>
                    </a:prstGeom>
                  </pic:spPr>
                </pic:pic>
              </a:graphicData>
            </a:graphic>
          </wp:inline>
        </w:drawing>
      </w:r>
    </w:p>
    <w:p w14:paraId="08F89081" w14:textId="77777777" w:rsidR="00437B10" w:rsidRDefault="00437B10">
      <w:pPr>
        <w:rPr>
          <w:b/>
          <w:bCs/>
        </w:rPr>
      </w:pPr>
    </w:p>
    <w:p w14:paraId="42CC503F" w14:textId="77777777" w:rsidR="00437B10" w:rsidRDefault="004A6586">
      <w:pPr>
        <w:rPr>
          <w:i/>
          <w:iCs/>
        </w:rPr>
      </w:pPr>
      <w:r>
        <w:rPr>
          <w:b/>
          <w:bCs/>
          <w:i/>
          <w:iCs/>
        </w:rPr>
        <w:t>Figure 1:</w:t>
      </w:r>
      <w:r>
        <w:rPr>
          <w:i/>
          <w:iCs/>
        </w:rPr>
        <w:t xml:space="preserve"> Schematic of the image processing pipelines and software suite that allows researchers to use or derive, from pooled reference data and their data, a dynamically growing number of AI-based biomarkers of brain structure and function, which capture complex multi-variate patterns of typical and pathologic brain states. Dimensional </w:t>
      </w:r>
      <w:proofErr w:type="spellStart"/>
      <w:r>
        <w:rPr>
          <w:i/>
          <w:iCs/>
        </w:rPr>
        <w:t>niCHART</w:t>
      </w:r>
      <w:proofErr w:type="spellEnd"/>
      <w:r>
        <w:rPr>
          <w:i/>
          <w:iCs/>
        </w:rPr>
        <w:t xml:space="preserve"> serve as a canonical space within which researchers are able to harmonize their data with other studies using provided software tools, and apply a variety of ML models defined in that space.</w:t>
      </w:r>
    </w:p>
    <w:p w14:paraId="332F613F" w14:textId="77777777" w:rsidR="00437B10" w:rsidRDefault="00437B10">
      <w:pPr>
        <w:rPr>
          <w:i/>
          <w:iCs/>
        </w:rPr>
      </w:pPr>
    </w:p>
    <w:p w14:paraId="3BB277FE" w14:textId="77777777" w:rsidR="00437B10" w:rsidRDefault="004A6586">
      <w:r>
        <w:br w:type="page"/>
      </w:r>
    </w:p>
    <w:p w14:paraId="48B21766" w14:textId="77777777" w:rsidR="00437B10" w:rsidRDefault="00437B10"/>
    <w:p w14:paraId="733892DF" w14:textId="77777777" w:rsidR="00437B10" w:rsidRDefault="004A6586">
      <w:pPr>
        <w:rPr>
          <w:i/>
          <w:iCs/>
        </w:rPr>
      </w:pPr>
      <w:r>
        <w:rPr>
          <w:noProof/>
        </w:rPr>
        <w:drawing>
          <wp:anchor distT="0" distB="0" distL="0" distR="0" simplePos="0" relativeHeight="2" behindDoc="0" locked="0" layoutInCell="1" allowOverlap="1" wp14:anchorId="2FB29CC2" wp14:editId="72347C37">
            <wp:simplePos x="0" y="0"/>
            <wp:positionH relativeFrom="column">
              <wp:align>center</wp:align>
            </wp:positionH>
            <wp:positionV relativeFrom="paragraph">
              <wp:posOffset>635</wp:posOffset>
            </wp:positionV>
            <wp:extent cx="5943600" cy="37357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5943600" cy="3735705"/>
                    </a:xfrm>
                    <a:prstGeom prst="rect">
                      <a:avLst/>
                    </a:prstGeom>
                  </pic:spPr>
                </pic:pic>
              </a:graphicData>
            </a:graphic>
          </wp:anchor>
        </w:drawing>
      </w:r>
      <w:r>
        <w:rPr>
          <w:b/>
          <w:bCs/>
          <w:i/>
          <w:iCs/>
        </w:rPr>
        <w:t>Figure 2:</w:t>
      </w:r>
      <w:r>
        <w:rPr>
          <w:i/>
          <w:iCs/>
        </w:rPr>
        <w:t xml:space="preserve"> </w:t>
      </w:r>
      <w:proofErr w:type="spellStart"/>
      <w:r>
        <w:rPr>
          <w:i/>
          <w:iCs/>
        </w:rPr>
        <w:t>NiChart</w:t>
      </w:r>
      <w:proofErr w:type="spellEnd"/>
      <w:r>
        <w:rPr>
          <w:i/>
          <w:iCs/>
        </w:rPr>
        <w:t xml:space="preserve"> imaging phenotypes (A), statistical harmonization (B) and ML-based imaging signatures (C). A1. Structural regions of interests; A2. Data driven multi-scale non-negative matrix factorization </w:t>
      </w:r>
      <w:proofErr w:type="gramStart"/>
      <w:r>
        <w:rPr>
          <w:i/>
          <w:iCs/>
        </w:rPr>
        <w:t>components ;</w:t>
      </w:r>
      <w:proofErr w:type="gramEnd"/>
      <w:r>
        <w:rPr>
          <w:i/>
          <w:iCs/>
        </w:rPr>
        <w:t xml:space="preserve"> A3. DTI image variables; A4. Functional connectivity variables; B. Statistical harmonization using </w:t>
      </w:r>
      <w:proofErr w:type="spellStart"/>
      <w:r>
        <w:rPr>
          <w:i/>
          <w:iCs/>
        </w:rPr>
        <w:t>ComBat</w:t>
      </w:r>
      <w:proofErr w:type="spellEnd"/>
      <w:r>
        <w:rPr>
          <w:i/>
          <w:iCs/>
        </w:rPr>
        <w:t xml:space="preserve">, </w:t>
      </w:r>
      <w:proofErr w:type="spellStart"/>
      <w:r>
        <w:rPr>
          <w:i/>
          <w:iCs/>
        </w:rPr>
        <w:t>CovBat</w:t>
      </w:r>
      <w:proofErr w:type="spellEnd"/>
      <w:r>
        <w:rPr>
          <w:i/>
          <w:iCs/>
        </w:rPr>
        <w:t xml:space="preserve"> and longitudinal </w:t>
      </w:r>
      <w:proofErr w:type="spellStart"/>
      <w:r>
        <w:rPr>
          <w:i/>
          <w:iCs/>
        </w:rPr>
        <w:t>ComBat</w:t>
      </w:r>
      <w:proofErr w:type="spellEnd"/>
      <w:r>
        <w:rPr>
          <w:i/>
          <w:iCs/>
        </w:rPr>
        <w:t xml:space="preserve">; C1. SPARE-AD scores, survival curves for conversion from MCI to AD; C2. Schizophrenia sub-types identified using semi-supervised pattern clustering method HYDRA; C3. AD sub-types identified using semi-supervised pattern clustering method </w:t>
      </w:r>
      <w:proofErr w:type="spellStart"/>
      <w:r>
        <w:rPr>
          <w:i/>
          <w:iCs/>
        </w:rPr>
        <w:t>SmileGAN</w:t>
      </w:r>
      <w:proofErr w:type="spellEnd"/>
      <w:r>
        <w:rPr>
          <w:i/>
          <w:iCs/>
        </w:rPr>
        <w:t xml:space="preserve">; C4. Heterogeneous sub-types of brain aging identified using </w:t>
      </w:r>
      <w:proofErr w:type="spellStart"/>
      <w:r>
        <w:rPr>
          <w:i/>
          <w:iCs/>
        </w:rPr>
        <w:t>SmileGAN</w:t>
      </w:r>
      <w:proofErr w:type="spellEnd"/>
      <w:r>
        <w:rPr>
          <w:i/>
          <w:iCs/>
        </w:rPr>
        <w:t>; C5. Individualized ML-IDP panel for a single subject</w:t>
      </w:r>
    </w:p>
    <w:p w14:paraId="5C6767A7" w14:textId="77777777" w:rsidR="00437B10" w:rsidRDefault="00437B10"/>
    <w:sectPr w:rsidR="00437B10">
      <w:pgSz w:w="12240" w:h="15840"/>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toniades, Mathilde" w:date="2023-01-12T15:16:00Z" w:initials="AM">
    <w:p w14:paraId="56B443B6" w14:textId="77777777" w:rsidR="00630E68" w:rsidRDefault="00630E68">
      <w:pPr>
        <w:pStyle w:val="CommentText"/>
      </w:pPr>
      <w:r>
        <w:t>“</w:t>
      </w:r>
      <w:r>
        <w:rPr>
          <w:rStyle w:val="CommentReference"/>
        </w:rPr>
        <w:annotationRef/>
      </w:r>
      <w:r>
        <w:t>ML-based imaging signatures”</w:t>
      </w:r>
    </w:p>
    <w:p w14:paraId="5C9679A7" w14:textId="144B7295" w:rsidR="00630E68" w:rsidRDefault="00630E68">
      <w:pPr>
        <w:pStyle w:val="CommentText"/>
      </w:pPr>
      <w:r>
        <w:t>So acronym could be ML-IS instead of ML-IDPs</w:t>
      </w:r>
      <w:r w:rsidR="009E5C7B">
        <w:t>?</w:t>
      </w:r>
    </w:p>
    <w:p w14:paraId="13C5E206" w14:textId="5D0A42DF" w:rsidR="00630E68" w:rsidRDefault="005C6183">
      <w:pPr>
        <w:pStyle w:val="CommentText"/>
      </w:pPr>
      <w:r>
        <w:t>It got a bit</w:t>
      </w:r>
      <w:r w:rsidR="00630E68">
        <w:t xml:space="preserve"> confusing </w:t>
      </w:r>
      <w:r>
        <w:t xml:space="preserve">to read </w:t>
      </w:r>
      <w:r w:rsidR="00630E68">
        <w:t>when both acronyms have “IDP”</w:t>
      </w:r>
      <w:r w:rsidR="00F05A26">
        <w:t>!</w:t>
      </w:r>
    </w:p>
  </w:comment>
  <w:comment w:id="18" w:author="Antoniades, Mathilde" w:date="2023-01-12T15:11:00Z" w:initials="AM">
    <w:p w14:paraId="297CB84D" w14:textId="77777777" w:rsidR="00630E68" w:rsidRDefault="00630E68">
      <w:pPr>
        <w:pStyle w:val="CommentText"/>
      </w:pPr>
      <w:r>
        <w:rPr>
          <w:rStyle w:val="CommentReference"/>
        </w:rPr>
        <w:annotationRef/>
      </w:r>
      <w:r>
        <w:t>This line is not clear to me</w:t>
      </w:r>
    </w:p>
  </w:comment>
  <w:comment w:id="25" w:author="Antoniades, Mathilde" w:date="2023-01-12T15:13:00Z" w:initials="AM">
    <w:p w14:paraId="30B73DB0" w14:textId="77777777" w:rsidR="00630E68" w:rsidRDefault="00630E68">
      <w:pPr>
        <w:pStyle w:val="CommentText"/>
      </w:pPr>
      <w:r>
        <w:rPr>
          <w:rStyle w:val="CommentReference"/>
        </w:rPr>
        <w:annotationRef/>
      </w:r>
      <w:r w:rsidR="00F05A26">
        <w:t>Could delete if exceeding word count</w:t>
      </w:r>
    </w:p>
  </w:comment>
  <w:comment w:id="35" w:author="Antoniades, Mathilde" w:date="2023-01-12T15:21:00Z" w:initials="AM">
    <w:p w14:paraId="00C64901" w14:textId="77777777" w:rsidR="00F05A26" w:rsidRDefault="00F05A26">
      <w:pPr>
        <w:pStyle w:val="CommentText"/>
      </w:pPr>
      <w:r>
        <w:rPr>
          <w:rStyle w:val="CommentReference"/>
        </w:rPr>
        <w:annotationRef/>
      </w:r>
      <w:r>
        <w:t xml:space="preserve">It was unclear if the models only calculate brain-age or if they perform classification/prediction </w:t>
      </w:r>
      <w:proofErr w:type="spellStart"/>
      <w:r>
        <w:t>etc</w:t>
      </w:r>
      <w:proofErr w:type="spellEnd"/>
      <w:r>
        <w:t xml:space="preserve"> AND brain age</w:t>
      </w:r>
    </w:p>
  </w:comment>
  <w:comment w:id="54" w:author="Antoniades, Mathilde" w:date="2023-01-12T15:33:00Z" w:initials="AM">
    <w:p w14:paraId="51EB6A74" w14:textId="77777777" w:rsidR="005B67ED" w:rsidRDefault="005B67ED">
      <w:pPr>
        <w:pStyle w:val="CommentText"/>
      </w:pPr>
      <w:r>
        <w:rPr>
          <w:rStyle w:val="CommentReference"/>
        </w:rPr>
        <w:annotationRef/>
      </w:r>
      <w:r>
        <w:t xml:space="preserve">Nice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C5E206" w15:done="0"/>
  <w15:commentEx w15:paraId="297CB84D" w15:done="0"/>
  <w15:commentEx w15:paraId="30B73DB0" w15:done="0"/>
  <w15:commentEx w15:paraId="00C64901" w15:done="0"/>
  <w15:commentEx w15:paraId="51EB6A7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ades, Mathilde">
    <w15:presenceInfo w15:providerId="AD" w15:userId="S-1-5-21-1757981266-1417001333-60340875-934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10"/>
    <w:rsid w:val="003F19D6"/>
    <w:rsid w:val="00437B10"/>
    <w:rsid w:val="004A6586"/>
    <w:rsid w:val="004C414F"/>
    <w:rsid w:val="005B67ED"/>
    <w:rsid w:val="005C6183"/>
    <w:rsid w:val="00630E68"/>
    <w:rsid w:val="006C2BDA"/>
    <w:rsid w:val="009E5C7B"/>
    <w:rsid w:val="00F05A26"/>
    <w:rsid w:val="00FD41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F6972"/>
  <w15:docId w15:val="{C2AE3A02-F982-4F08-A691-FB62B1EC8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2">
    <w:name w:val="heading 2"/>
    <w:basedOn w:val="Normal"/>
    <w:next w:val="Normal"/>
    <w:qFormat/>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EB2225"/>
    <w:pPr>
      <w:spacing w:beforeAutospacing="1" w:afterAutospacing="1" w:line="240" w:lineRule="auto"/>
    </w:pPr>
    <w:rPr>
      <w:rFonts w:ascii="Times New Roman" w:eastAsiaTheme="minorEastAsia" w:hAnsi="Times New Roman" w:cs="Times New Roman"/>
      <w:sz w:val="24"/>
      <w:szCs w:val="24"/>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630E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E68"/>
    <w:rPr>
      <w:rFonts w:ascii="Segoe UI" w:hAnsi="Segoe UI" w:cs="Segoe UI"/>
      <w:sz w:val="18"/>
      <w:szCs w:val="18"/>
    </w:rPr>
  </w:style>
  <w:style w:type="character" w:styleId="CommentReference">
    <w:name w:val="annotation reference"/>
    <w:basedOn w:val="DefaultParagraphFont"/>
    <w:uiPriority w:val="99"/>
    <w:semiHidden/>
    <w:unhideWhenUsed/>
    <w:rsid w:val="00630E68"/>
    <w:rPr>
      <w:sz w:val="16"/>
      <w:szCs w:val="16"/>
    </w:rPr>
  </w:style>
  <w:style w:type="paragraph" w:styleId="CommentText">
    <w:name w:val="annotation text"/>
    <w:basedOn w:val="Normal"/>
    <w:link w:val="CommentTextChar"/>
    <w:uiPriority w:val="99"/>
    <w:semiHidden/>
    <w:unhideWhenUsed/>
    <w:rsid w:val="00630E68"/>
    <w:pPr>
      <w:spacing w:line="240" w:lineRule="auto"/>
    </w:pPr>
    <w:rPr>
      <w:sz w:val="20"/>
      <w:szCs w:val="20"/>
    </w:rPr>
  </w:style>
  <w:style w:type="character" w:customStyle="1" w:styleId="CommentTextChar">
    <w:name w:val="Comment Text Char"/>
    <w:basedOn w:val="DefaultParagraphFont"/>
    <w:link w:val="CommentText"/>
    <w:uiPriority w:val="99"/>
    <w:semiHidden/>
    <w:rsid w:val="00630E68"/>
    <w:rPr>
      <w:szCs w:val="20"/>
    </w:rPr>
  </w:style>
  <w:style w:type="paragraph" w:styleId="CommentSubject">
    <w:name w:val="annotation subject"/>
    <w:basedOn w:val="CommentText"/>
    <w:next w:val="CommentText"/>
    <w:link w:val="CommentSubjectChar"/>
    <w:uiPriority w:val="99"/>
    <w:semiHidden/>
    <w:unhideWhenUsed/>
    <w:rsid w:val="00630E68"/>
    <w:rPr>
      <w:b/>
      <w:bCs/>
    </w:rPr>
  </w:style>
  <w:style w:type="character" w:customStyle="1" w:styleId="CommentSubjectChar">
    <w:name w:val="Comment Subject Char"/>
    <w:basedOn w:val="CommentTextChar"/>
    <w:link w:val="CommentSubject"/>
    <w:uiPriority w:val="99"/>
    <w:semiHidden/>
    <w:rsid w:val="00630E68"/>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microsoft.com/office/2011/relationships/commentsExtended" Target="commentsExtended.xml"/><Relationship Id="rId10" Type="http://schemas.openxmlformats.org/officeDocument/2006/relationships/theme" Target="theme/theme1.xml"/><Relationship Id="rId4" Type="http://schemas.openxmlformats.org/officeDocument/2006/relationships/comments" Target="comment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Davatzikos, Christos</dc:creator>
  <dc:description/>
  <cp:lastModifiedBy>Antoniades, Mathilde</cp:lastModifiedBy>
  <cp:revision>8</cp:revision>
  <dcterms:created xsi:type="dcterms:W3CDTF">2023-01-12T20:35:00Z</dcterms:created>
  <dcterms:modified xsi:type="dcterms:W3CDTF">2023-01-12T20:46:00Z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Penn Medicine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